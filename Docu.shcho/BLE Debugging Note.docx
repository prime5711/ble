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587" w:rsidRPr="00332587" w:rsidRDefault="00332587" w:rsidP="00332587">
      <w:pPr>
        <w:jc w:val="center"/>
        <w:rPr>
          <w:rStyle w:val="a3"/>
          <w:rFonts w:asciiTheme="minorEastAsia" w:eastAsiaTheme="minorEastAsia" w:hAnsiTheme="minorEastAsia" w:hint="eastAsia"/>
          <w:sz w:val="48"/>
        </w:rPr>
      </w:pPr>
      <w:r w:rsidRPr="00332587">
        <w:rPr>
          <w:rStyle w:val="a3"/>
          <w:rFonts w:asciiTheme="minorEastAsia" w:eastAsiaTheme="minorEastAsia" w:hAnsiTheme="minorEastAsia" w:hint="eastAsia"/>
          <w:sz w:val="48"/>
        </w:rPr>
        <w:t>BLE Debugging Note</w:t>
      </w:r>
    </w:p>
    <w:p w:rsidR="00332587" w:rsidDel="001B1E94" w:rsidRDefault="00332587" w:rsidP="00BC5908">
      <w:pPr>
        <w:pStyle w:val="1"/>
        <w:rPr>
          <w:del w:id="0" w:author="shcho" w:date="2014-08-04T00:42:00Z"/>
          <w:rFonts w:hint="eastAsia"/>
        </w:rPr>
      </w:pPr>
    </w:p>
    <w:p w:rsidR="001B1E94" w:rsidRDefault="001B1E94" w:rsidP="001B1E94">
      <w:pPr>
        <w:pStyle w:val="1"/>
        <w:rPr>
          <w:ins w:id="1" w:author="shcho" w:date="2014-08-04T04:05:00Z"/>
          <w:lang w:val="en"/>
        </w:rPr>
        <w:pPrChange w:id="2" w:author="shcho" w:date="2014-08-04T04:06:00Z">
          <w:pPr>
            <w:pStyle w:val="2"/>
          </w:pPr>
        </w:pPrChange>
      </w:pPr>
      <w:ins w:id="3" w:author="shcho" w:date="2014-08-04T04:05:00Z">
        <w:r>
          <w:rPr>
            <w:rStyle w:val="mw-headline"/>
            <w:lang w:val="en"/>
          </w:rPr>
          <w:t>Project Files</w:t>
        </w:r>
      </w:ins>
    </w:p>
    <w:p w:rsidR="001B1E94" w:rsidRPr="001B1E94" w:rsidRDefault="001B1E94" w:rsidP="001B1E94">
      <w:pPr>
        <w:pStyle w:val="a5"/>
        <w:rPr>
          <w:ins w:id="4" w:author="shcho" w:date="2014-08-04T04:05:00Z"/>
          <w:rFonts w:ascii="나눔고딕코딩" w:eastAsia="나눔고딕코딩" w:hAnsi="나눔고딕코딩"/>
          <w:sz w:val="18"/>
          <w:lang w:val="en"/>
          <w:rPrChange w:id="5" w:author="shcho" w:date="2014-08-04T04:06:00Z">
            <w:rPr>
              <w:ins w:id="6" w:author="shcho" w:date="2014-08-04T04:05:00Z"/>
              <w:lang w:val="en"/>
            </w:rPr>
          </w:rPrChange>
        </w:rPr>
      </w:pPr>
      <w:ins w:id="7" w:author="shcho" w:date="2014-08-04T04:05:00Z">
        <w:r w:rsidRPr="001B1E94">
          <w:rPr>
            <w:rFonts w:ascii="나눔고딕코딩" w:eastAsia="나눔고딕코딩" w:hAnsi="나눔고딕코딩"/>
            <w:sz w:val="18"/>
            <w:lang w:val="en"/>
            <w:rPrChange w:id="8" w:author="shcho" w:date="2014-08-04T04:06:00Z">
              <w:rPr>
                <w:lang w:val="en"/>
              </w:rPr>
            </w:rPrChange>
          </w:rPr>
          <w:t>All of the necessary project files are contained in this patch: 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9" w:author="shcho" w:date="2014-08-04T04:06:00Z">
              <w:rPr>
                <w:lang w:val="en"/>
              </w:rPr>
            </w:rPrChange>
          </w:rPr>
          <w:fldChar w:fldCharType="begin"/>
        </w:r>
        <w:r w:rsidRPr="001B1E94">
          <w:rPr>
            <w:rFonts w:ascii="나눔고딕코딩" w:eastAsia="나눔고딕코딩" w:hAnsi="나눔고딕코딩"/>
            <w:sz w:val="18"/>
            <w:lang w:val="en"/>
            <w:rPrChange w:id="10" w:author="shcho" w:date="2014-08-04T04:06:00Z">
              <w:rPr>
                <w:lang w:val="en"/>
              </w:rPr>
            </w:rPrChange>
          </w:rPr>
          <w:instrText xml:space="preserve"> HYPERLINK "http://processors.wiki.ti.com/index.php/File:BLE_Bridge.zip" \o "File:BLE Bridge.zip" </w:instrTex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11" w:author="shcho" w:date="2014-08-04T04:06:00Z">
              <w:rPr>
                <w:lang w:val="en"/>
              </w:rPr>
            </w:rPrChange>
          </w:rPr>
          <w:fldChar w:fldCharType="separate"/>
        </w:r>
        <w:r w:rsidRPr="001B1E94">
          <w:rPr>
            <w:rStyle w:val="a6"/>
            <w:rFonts w:ascii="나눔고딕코딩" w:eastAsia="나눔고딕코딩" w:hAnsi="나눔고딕코딩"/>
            <w:sz w:val="18"/>
            <w:lang w:val="en"/>
            <w:rPrChange w:id="12" w:author="shcho" w:date="2014-08-04T04:06:00Z">
              <w:rPr>
                <w:rStyle w:val="a6"/>
                <w:lang w:val="en"/>
              </w:rPr>
            </w:rPrChange>
          </w:rPr>
          <w:t>File:BLE Bridge.zip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13" w:author="shcho" w:date="2014-08-04T04:06:00Z">
              <w:rPr>
                <w:lang w:val="en"/>
              </w:rPr>
            </w:rPrChange>
          </w:rPr>
          <w:fldChar w:fldCharType="end"/>
        </w:r>
      </w:ins>
    </w:p>
    <w:p w:rsidR="001B1E94" w:rsidRPr="001B1E94" w:rsidRDefault="001B1E94" w:rsidP="001B1E94">
      <w:pPr>
        <w:pStyle w:val="a5"/>
        <w:rPr>
          <w:ins w:id="14" w:author="shcho" w:date="2014-08-04T04:05:00Z"/>
          <w:rFonts w:ascii="나눔고딕코딩" w:eastAsia="나눔고딕코딩" w:hAnsi="나눔고딕코딩"/>
          <w:sz w:val="18"/>
          <w:lang w:val="en"/>
          <w:rPrChange w:id="15" w:author="shcho" w:date="2014-08-04T04:06:00Z">
            <w:rPr>
              <w:ins w:id="16" w:author="shcho" w:date="2014-08-04T04:05:00Z"/>
              <w:lang w:val="en"/>
            </w:rPr>
          </w:rPrChange>
        </w:rPr>
      </w:pPr>
      <w:ins w:id="17" w:author="shcho" w:date="2014-08-04T04:05:00Z">
        <w:r w:rsidRPr="001B1E94">
          <w:rPr>
            <w:rFonts w:ascii="나눔고딕코딩" w:eastAsia="나눔고딕코딩" w:hAnsi="나눔고딕코딩"/>
            <w:sz w:val="18"/>
            <w:lang w:val="en"/>
            <w:rPrChange w:id="18" w:author="shcho" w:date="2014-08-04T04:06:00Z">
              <w:rPr>
                <w:lang w:val="en"/>
              </w:rPr>
            </w:rPrChange>
          </w:rPr>
          <w:t xml:space="preserve">To apply the patch, open the .zip file and copy the Project folder to </w:t>
        </w:r>
        <w:r w:rsidRPr="001B1E94">
          <w:rPr>
            <w:rFonts w:ascii="나눔고딕코딩" w:eastAsia="나눔고딕코딩" w:hAnsi="나눔고딕코딩"/>
            <w:i/>
            <w:iCs/>
            <w:sz w:val="18"/>
            <w:lang w:val="en"/>
            <w:rPrChange w:id="19" w:author="shcho" w:date="2014-08-04T04:06:00Z">
              <w:rPr>
                <w:i/>
                <w:iCs/>
                <w:lang w:val="en"/>
              </w:rPr>
            </w:rPrChange>
          </w:rPr>
          <w:t>C:\Texas Instruments\BLE-CC254x-1.4.0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20" w:author="shcho" w:date="2014-08-04T04:06:00Z">
              <w:rPr>
                <w:lang w:val="en"/>
              </w:rPr>
            </w:rPrChange>
          </w:rPr>
          <w:t xml:space="preserve"> choosing to replace all conflicting files.</w:t>
        </w:r>
      </w:ins>
    </w:p>
    <w:p w:rsidR="001B1E94" w:rsidRPr="001B1E94" w:rsidRDefault="001B1E94" w:rsidP="001B1E94">
      <w:pPr>
        <w:pStyle w:val="a5"/>
        <w:rPr>
          <w:ins w:id="21" w:author="shcho" w:date="2014-08-04T04:05:00Z"/>
          <w:rFonts w:ascii="나눔고딕코딩" w:eastAsia="나눔고딕코딩" w:hAnsi="나눔고딕코딩"/>
          <w:sz w:val="18"/>
          <w:lang w:val="en"/>
          <w:rPrChange w:id="22" w:author="shcho" w:date="2014-08-04T04:06:00Z">
            <w:rPr>
              <w:ins w:id="23" w:author="shcho" w:date="2014-08-04T04:05:00Z"/>
              <w:lang w:val="en"/>
            </w:rPr>
          </w:rPrChange>
        </w:rPr>
      </w:pPr>
      <w:ins w:id="24" w:author="shcho" w:date="2014-08-04T04:05:00Z">
        <w:r w:rsidRPr="001B1E94">
          <w:rPr>
            <w:rFonts w:ascii="나눔고딕코딩" w:eastAsia="나눔고딕코딩" w:hAnsi="나눔고딕코딩"/>
            <w:sz w:val="18"/>
            <w:lang w:val="en"/>
            <w:rPrChange w:id="25" w:author="shcho" w:date="2014-08-04T04:06:00Z">
              <w:rPr>
                <w:lang w:val="en"/>
              </w:rPr>
            </w:rPrChange>
          </w:rPr>
          <w:t xml:space="preserve">Once the project is opened with IAR, you can select the appropriate serial protocol to use by selecting the CC254-SPI or CC2541-UART configurations. </w:t>
        </w:r>
      </w:ins>
    </w:p>
    <w:p w:rsidR="00F359BE" w:rsidRDefault="001B1E94" w:rsidP="001B1E94">
      <w:pPr>
        <w:pStyle w:val="a5"/>
        <w:rPr>
          <w:ins w:id="26" w:author="shcho" w:date="2014-08-04T04:24:00Z"/>
          <w:rFonts w:ascii="나눔고딕코딩" w:eastAsia="나눔고딕코딩" w:hAnsi="나눔고딕코딩" w:hint="eastAsia"/>
          <w:sz w:val="18"/>
          <w:lang w:val="en"/>
        </w:rPr>
      </w:pPr>
      <w:ins w:id="27" w:author="shcho" w:date="2014-08-04T04:05:00Z">
        <w:r w:rsidRPr="001B1E94">
          <w:rPr>
            <w:rFonts w:ascii="나눔고딕코딩" w:eastAsia="나눔고딕코딩" w:hAnsi="나눔고딕코딩"/>
            <w:b/>
            <w:sz w:val="18"/>
            <w:lang w:val="en"/>
            <w:rPrChange w:id="28" w:author="shcho" w:date="2014-08-04T04:07:00Z">
              <w:rPr>
                <w:lang w:val="en"/>
              </w:rPr>
            </w:rPrChange>
          </w:rPr>
          <w:t>If you are using IAR 8.30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29" w:author="shcho" w:date="2014-08-04T04:06:00Z">
              <w:rPr>
                <w:lang w:val="en"/>
              </w:rPr>
            </w:rPrChange>
          </w:rPr>
          <w:t>, you will need to modify your .xcl files to remove the _NR_OF_VIRTUAL_REGISTERS symbol, as described here: 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30" w:author="shcho" w:date="2014-08-04T04:06:00Z">
              <w:rPr>
                <w:lang w:val="en"/>
              </w:rPr>
            </w:rPrChange>
          </w:rPr>
          <w:fldChar w:fldCharType="begin"/>
        </w:r>
        <w:r w:rsidRPr="001B1E94">
          <w:rPr>
            <w:rFonts w:ascii="나눔고딕코딩" w:eastAsia="나눔고딕코딩" w:hAnsi="나눔고딕코딩"/>
            <w:sz w:val="18"/>
            <w:lang w:val="en"/>
            <w:rPrChange w:id="31" w:author="shcho" w:date="2014-08-04T04:06:00Z">
              <w:rPr>
                <w:lang w:val="en"/>
              </w:rPr>
            </w:rPrChange>
          </w:rPr>
          <w:instrText xml:space="preserve"> HYPERLINK "http://e2e.ti.com/support/low_power_rf/f/538/t/303921.aspx" \t "_blank" </w:instrTex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32" w:author="shcho" w:date="2014-08-04T04:06:00Z">
              <w:rPr>
                <w:lang w:val="en"/>
              </w:rPr>
            </w:rPrChange>
          </w:rPr>
          <w:fldChar w:fldCharType="separate"/>
        </w:r>
        <w:r w:rsidRPr="001B1E94">
          <w:rPr>
            <w:rStyle w:val="a6"/>
            <w:rFonts w:ascii="나눔고딕코딩" w:eastAsia="나눔고딕코딩" w:hAnsi="나눔고딕코딩"/>
            <w:sz w:val="18"/>
            <w:lang w:val="en"/>
            <w:rPrChange w:id="33" w:author="shcho" w:date="2014-08-04T04:06:00Z">
              <w:rPr>
                <w:rStyle w:val="a6"/>
                <w:lang w:val="en"/>
              </w:rPr>
            </w:rPrChange>
          </w:rPr>
          <w:t>e2e.ti.com/support/low_power_rf/f/538/t/303921.aspx</w:t>
        </w:r>
        <w:r w:rsidRPr="001B1E94">
          <w:rPr>
            <w:rFonts w:ascii="나눔고딕코딩" w:eastAsia="나눔고딕코딩" w:hAnsi="나눔고딕코딩"/>
            <w:sz w:val="18"/>
            <w:lang w:val="en"/>
            <w:rPrChange w:id="34" w:author="shcho" w:date="2014-08-04T04:06:00Z">
              <w:rPr>
                <w:lang w:val="en"/>
              </w:rPr>
            </w:rPrChange>
          </w:rPr>
          <w:fldChar w:fldCharType="end"/>
        </w:r>
        <w:r w:rsidRPr="001B1E94">
          <w:rPr>
            <w:rFonts w:ascii="나눔고딕코딩" w:eastAsia="나눔고딕코딩" w:hAnsi="나눔고딕코딩"/>
            <w:sz w:val="18"/>
            <w:lang w:val="en"/>
            <w:rPrChange w:id="35" w:author="shcho" w:date="2014-08-04T04:06:00Z">
              <w:rPr>
                <w:lang w:val="en"/>
              </w:rPr>
            </w:rPrChange>
          </w:rPr>
          <w:t xml:space="preserve">. </w:t>
        </w:r>
      </w:ins>
      <w:bookmarkStart w:id="36" w:name="_GoBack"/>
      <w:bookmarkEnd w:id="36"/>
    </w:p>
    <w:p w:rsidR="00DA21C4" w:rsidRPr="001B1E94" w:rsidRDefault="00DA21C4" w:rsidP="001B1E94">
      <w:pPr>
        <w:pStyle w:val="a5"/>
        <w:rPr>
          <w:ins w:id="37" w:author="shcho" w:date="2014-08-04T04:05:00Z"/>
          <w:rFonts w:ascii="나눔고딕코딩" w:eastAsia="나눔고딕코딩" w:hAnsi="나눔고딕코딩"/>
          <w:sz w:val="18"/>
          <w:lang w:val="en"/>
          <w:rPrChange w:id="38" w:author="shcho" w:date="2014-08-04T04:06:00Z">
            <w:rPr>
              <w:ins w:id="39" w:author="shcho" w:date="2014-08-04T04:05:00Z"/>
              <w:lang w:val="en"/>
            </w:rPr>
          </w:rPrChange>
        </w:rPr>
      </w:pPr>
    </w:p>
    <w:p w:rsidR="001B1E94" w:rsidRPr="001B1E94" w:rsidRDefault="001B1E94" w:rsidP="001B1E94">
      <w:pPr>
        <w:rPr>
          <w:ins w:id="40" w:author="shcho" w:date="2014-08-04T04:05:00Z"/>
          <w:rFonts w:hint="eastAsia"/>
          <w:lang w:val="en"/>
          <w:rPrChange w:id="41" w:author="shcho" w:date="2014-08-04T04:05:00Z">
            <w:rPr>
              <w:ins w:id="42" w:author="shcho" w:date="2014-08-04T04:05:00Z"/>
              <w:rFonts w:hint="eastAsia"/>
            </w:rPr>
          </w:rPrChange>
        </w:rPr>
      </w:pPr>
    </w:p>
    <w:p w:rsidR="00332587" w:rsidRPr="00332587" w:rsidRDefault="00332587" w:rsidP="00BC5908">
      <w:pPr>
        <w:pStyle w:val="1"/>
        <w:rPr>
          <w:rFonts w:hint="eastAsia"/>
          <w:b/>
        </w:rPr>
      </w:pPr>
      <w:r>
        <w:t>GAP_</w:t>
      </w:r>
      <w:r w:rsidRPr="00BC5908">
        <w:t>DeviceInit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color w:val="BFBF00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color w:val="00BF00"/>
          <w:kern w:val="0"/>
          <w:sz w:val="14"/>
          <w:szCs w:val="16"/>
        </w:rPr>
        <w:t xml:space="preserve">shcho@shcho-PC-DELL </w:t>
      </w:r>
      <w:r w:rsidRPr="00332587">
        <w:rPr>
          <w:rFonts w:ascii="나눔고딕코딩" w:eastAsia="나눔고딕코딩" w:hAnsiTheme="minorHAnsi" w:cs="나눔고딕코딩"/>
          <w:color w:val="BFBF00"/>
          <w:kern w:val="0"/>
          <w:sz w:val="14"/>
          <w:szCs w:val="16"/>
        </w:rPr>
        <w:t>/c/Work.git/ble/BLE-CC254x-1.4.0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$ grep -rn --exclude=*.map --exclude=*.pb* --exclude=*.[rd]51 "GAP_DeviceInit" ./Projects/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./Projects/ble/HostTestApp/Source/hci_ext_app.c:1386:        stat = GAP_DeviceInit( hciExtApp_TaskID, profileRole, pBuf[1], IRK, SRK, &amp;hciExtSignCounter );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</w:t>
      </w:r>
      <w:r w:rsidRPr="00332587">
        <w:rPr>
          <w:rFonts w:ascii="나눔고딕코딩" w:eastAsia="나눔고딕코딩" w:hAnsiTheme="minorHAnsi" w:cs="나눔고딕코딩"/>
          <w:b/>
          <w:kern w:val="0"/>
          <w:sz w:val="14"/>
          <w:szCs w:val="16"/>
        </w:rPr>
        <w:t>broadcaster</w:t>
      </w: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.c:631:  VOID GAP_DeviceInit( gapRole_TaskID,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</w:t>
      </w:r>
      <w:r w:rsidRPr="00332587">
        <w:rPr>
          <w:rFonts w:ascii="나눔고딕코딩" w:eastAsia="나눔고딕코딩" w:hAnsiTheme="minorHAnsi" w:cs="나눔고딕코딩"/>
          <w:b/>
          <w:kern w:val="0"/>
          <w:sz w:val="14"/>
          <w:szCs w:val="16"/>
        </w:rPr>
        <w:t>central</w:t>
      </w: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.c:152:  return GAP_DeviceInit( gapCentralRoleTaskId, GAP_PROFILE_CENTRAL,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./Projects/ble/Profiles/Roles/gap.c:81:bStatus_t GAP_DeviceInit(  uint8 taskID,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</w:t>
      </w:r>
      <w:r w:rsidRPr="00332587">
        <w:rPr>
          <w:rFonts w:ascii="나눔고딕코딩" w:eastAsia="나눔고딕코딩" w:hAnsiTheme="minorHAnsi" w:cs="나눔고딕코딩"/>
          <w:b/>
          <w:kern w:val="0"/>
          <w:sz w:val="14"/>
          <w:szCs w:val="16"/>
        </w:rPr>
        <w:t>observer</w:t>
      </w: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.c:117:  return GAP_DeviceInit( gapObserverRoleTaskId, GAP_PROFILE_OBSERVER,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</w:t>
      </w:r>
      <w:r w:rsidRPr="00332587">
        <w:rPr>
          <w:rFonts w:ascii="나눔고딕코딩" w:eastAsia="나눔고딕코딩" w:hAnsiTheme="minorHAnsi" w:cs="나눔고딕코딩"/>
          <w:b/>
          <w:kern w:val="0"/>
          <w:sz w:val="14"/>
          <w:szCs w:val="16"/>
        </w:rPr>
        <w:t>peripheral</w:t>
      </w: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.c:1194:  VOID GAP_DeviceInit( gapRole_TaskID,</w:t>
      </w:r>
    </w:p>
    <w:p w:rsidR="00332587" w:rsidRPr="00332587" w:rsidRDefault="00332587" w:rsidP="00332587">
      <w:pPr>
        <w:wordWrap/>
        <w:adjustRightInd w:val="0"/>
        <w:jc w:val="left"/>
        <w:rPr>
          <w:rFonts w:ascii="나눔고딕코딩" w:eastAsia="나눔고딕코딩" w:hAnsiTheme="minorHAnsi" w:cs="나눔고딕코딩"/>
          <w:kern w:val="0"/>
          <w:sz w:val="14"/>
          <w:szCs w:val="16"/>
        </w:rPr>
      </w:pP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./Projects/ble/Profiles/Roles/</w:t>
      </w:r>
      <w:r w:rsidRPr="00332587">
        <w:rPr>
          <w:rFonts w:ascii="나눔고딕코딩" w:eastAsia="나눔고딕코딩" w:hAnsiTheme="minorHAnsi" w:cs="나눔고딕코딩"/>
          <w:b/>
          <w:kern w:val="0"/>
          <w:sz w:val="18"/>
          <w:szCs w:val="16"/>
        </w:rPr>
        <w:t>peripheralBroadcaster</w:t>
      </w:r>
      <w:r w:rsidRPr="00332587">
        <w:rPr>
          <w:rFonts w:ascii="나눔고딕코딩" w:eastAsia="나눔고딕코딩" w:hAnsiTheme="minorHAnsi" w:cs="나눔고딕코딩"/>
          <w:kern w:val="0"/>
          <w:sz w:val="14"/>
          <w:szCs w:val="16"/>
        </w:rPr>
        <w:t>.c:1059:  VOID GAP_DeviceInit( gapRole_TaskID,</w:t>
      </w:r>
    </w:p>
    <w:p w:rsidR="00332587" w:rsidRDefault="00332587">
      <w:pPr>
        <w:rPr>
          <w:rFonts w:hint="eastAsia"/>
        </w:rPr>
      </w:pPr>
    </w:p>
    <w:p w:rsidR="00BC5908" w:rsidRDefault="00BC5908" w:rsidP="00BC5908">
      <w:pPr>
        <w:pStyle w:val="1"/>
        <w:rPr>
          <w:rFonts w:hint="eastAsia"/>
        </w:rPr>
      </w:pPr>
      <w:r>
        <w:rPr>
          <w:rFonts w:hint="eastAsia"/>
        </w:rPr>
        <w:t>pTaskEventHandlerFn</w:t>
      </w:r>
    </w:p>
    <w:p w:rsidR="00BC5908" w:rsidRPr="00514F00" w:rsidRDefault="00BC5908" w:rsidP="00BC5908">
      <w:pPr>
        <w:wordWrap/>
        <w:adjustRightInd w:val="0"/>
        <w:spacing w:line="120" w:lineRule="atLeast"/>
        <w:ind w:firstLineChars="50" w:firstLine="60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85 </w:t>
      </w:r>
      <w:r w:rsidRPr="00514F00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/*********************************************************************</w:t>
      </w:r>
    </w:p>
    <w:p w:rsidR="00BC5908" w:rsidRPr="00514F00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86 </w:t>
      </w:r>
      <w:r w:rsidRPr="00514F00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 GLOBAL VARIABLES</w:t>
      </w:r>
    </w:p>
    <w:p w:rsidR="00BC5908" w:rsidRPr="00514F00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87 </w:t>
      </w:r>
      <w:r w:rsidRPr="00514F00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*/</w:t>
      </w:r>
    </w:p>
    <w:p w:rsidR="00BC5908" w:rsidRPr="00514F00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88</w:t>
      </w:r>
    </w:p>
    <w:p w:rsidR="00BC5908" w:rsidRPr="00514F00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89 </w:t>
      </w:r>
      <w:r w:rsidRPr="00514F00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The order in this table must be identical to the task initialization calls below in osalInitTask.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514F00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90 const</w:t>
      </w:r>
      <w:r w:rsidRPr="00514F00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</w:t>
      </w:r>
      <w:r w:rsidRPr="00514F00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  <w:u w:val="single"/>
        </w:rPr>
        <w:t>pTask</w:t>
      </w:r>
      <w:r w:rsidRPr="00514F00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EventHandlerFn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tasksArr[] =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91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{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92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LL_ProcessEvent,  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0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93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Hal_ProcessEvent, 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1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94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HCI_ProcessEvent, 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2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95 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#if defined ( OSAL_CBTIMER_NUM_TASKS )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96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OSAL_CBTIMER_PROCESS_EVENT( osal_CbTimerProcessEvent ),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3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97 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#endif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98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L2CAP_ProcessEvent,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4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99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GAP_ProcessEvent, 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5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100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GATT_ProcessEvent,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6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101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SM_ProcessEvent,     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7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102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GAPRole_ProcessEvent,   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8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103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GAPBondMgr_ProcessEvent, 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9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104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GATTServApp_ProcessEvent,                                        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task 10</w:t>
      </w:r>
    </w:p>
    <w:p w:rsidR="00BC5908" w:rsidRPr="00FE4DA5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8"/>
          <w:szCs w:val="14"/>
          <w:highlight w:val="black"/>
        </w:rPr>
      </w:pPr>
      <w:r w:rsidRPr="00FE4DA5">
        <w:rPr>
          <w:rFonts w:ascii="나눔고딕코딩" w:eastAsia="나눔고딕코딩" w:hAnsi="나눔고딕코딩" w:cs="나눔고딕코딩"/>
          <w:color w:val="00BF00"/>
          <w:kern w:val="0"/>
          <w:sz w:val="18"/>
          <w:szCs w:val="14"/>
          <w:highlight w:val="black"/>
        </w:rPr>
        <w:t xml:space="preserve">105 </w:t>
      </w:r>
      <w:r w:rsidRPr="00FE4DA5">
        <w:rPr>
          <w:rFonts w:ascii="나눔고딕코딩" w:eastAsia="나눔고딕코딩" w:hAnsi="나눔고딕코딩" w:cs="나눔고딕코딩"/>
          <w:color w:val="BFBFBF"/>
          <w:kern w:val="0"/>
          <w:sz w:val="18"/>
          <w:szCs w:val="14"/>
          <w:highlight w:val="black"/>
        </w:rPr>
        <w:t xml:space="preserve">  SerialInterface_ProcessEvent,                                     </w:t>
      </w:r>
      <w:r w:rsidRPr="00FE4DA5">
        <w:rPr>
          <w:rFonts w:ascii="나눔고딕코딩" w:eastAsia="나눔고딕코딩" w:hAnsi="나눔고딕코딩" w:cs="나눔고딕코딩"/>
          <w:color w:val="BF0000"/>
          <w:kern w:val="0"/>
          <w:sz w:val="18"/>
          <w:szCs w:val="14"/>
          <w:highlight w:val="black"/>
        </w:rPr>
        <w:t>// task 11</w:t>
      </w:r>
    </w:p>
    <w:p w:rsidR="00BC5908" w:rsidRPr="00FE4DA5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8"/>
          <w:szCs w:val="14"/>
          <w:highlight w:val="black"/>
        </w:rPr>
      </w:pPr>
      <w:r w:rsidRPr="00FE4DA5">
        <w:rPr>
          <w:rFonts w:ascii="나눔고딕코딩" w:eastAsia="나눔고딕코딩" w:hAnsi="나눔고딕코딩" w:cs="나눔고딕코딩"/>
          <w:color w:val="00BF00"/>
          <w:kern w:val="0"/>
          <w:sz w:val="18"/>
          <w:szCs w:val="14"/>
          <w:highlight w:val="black"/>
        </w:rPr>
        <w:t xml:space="preserve">106 </w:t>
      </w:r>
      <w:r w:rsidRPr="00FE4DA5">
        <w:rPr>
          <w:rFonts w:ascii="나눔고딕코딩" w:eastAsia="나눔고딕코딩" w:hAnsi="나눔고딕코딩" w:cs="나눔고딕코딩"/>
          <w:color w:val="BFBFBF"/>
          <w:kern w:val="0"/>
          <w:sz w:val="18"/>
          <w:szCs w:val="14"/>
          <w:highlight w:val="black"/>
        </w:rPr>
        <w:t xml:space="preserve">  BLE_Bridge_ProcessEvent                                           </w:t>
      </w:r>
      <w:r w:rsidRPr="00FE4DA5">
        <w:rPr>
          <w:rFonts w:ascii="나눔고딕코딩" w:eastAsia="나눔고딕코딩" w:hAnsi="나눔고딕코딩" w:cs="나눔고딕코딩"/>
          <w:color w:val="BF0000"/>
          <w:kern w:val="0"/>
          <w:sz w:val="18"/>
          <w:szCs w:val="14"/>
          <w:highlight w:val="black"/>
        </w:rPr>
        <w:t>// task 12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107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};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108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109 const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uint8 tasksCnt = </w:t>
      </w:r>
      <w:r w:rsidRPr="00BC5908">
        <w:rPr>
          <w:rFonts w:ascii="나눔고딕코딩" w:eastAsia="나눔고딕코딩" w:hAnsi="나눔고딕코딩" w:cs="나눔고딕코딩"/>
          <w:color w:val="BFBF00"/>
          <w:kern w:val="0"/>
          <w:sz w:val="12"/>
          <w:szCs w:val="14"/>
          <w:highlight w:val="black"/>
        </w:rPr>
        <w:t>sizeof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( tasksArr ) / </w:t>
      </w:r>
      <w:r w:rsidRPr="00BC5908">
        <w:rPr>
          <w:rFonts w:ascii="나눔고딕코딩" w:eastAsia="나눔고딕코딩" w:hAnsi="나눔고딕코딩" w:cs="나눔고딕코딩"/>
          <w:color w:val="BFBF00"/>
          <w:kern w:val="0"/>
          <w:sz w:val="12"/>
          <w:szCs w:val="14"/>
          <w:highlight w:val="black"/>
        </w:rPr>
        <w:t>sizeof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( tasksArr[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0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] );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110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uint16 *tasksEvents;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111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112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/*********************************************************************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113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 FUNCTIONS</w:t>
      </w:r>
    </w:p>
    <w:p w:rsidR="00BC5908" w:rsidRDefault="00BC5908" w:rsidP="00BC5908">
      <w:pPr>
        <w:pBdr>
          <w:bottom w:val="single" w:sz="6" w:space="1" w:color="auto"/>
        </w:pBd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 w:hint="eastAsia"/>
          <w:color w:val="000000"/>
          <w:kern w:val="0"/>
          <w:sz w:val="12"/>
          <w:szCs w:val="14"/>
          <w:highlight w:val="lightGray"/>
        </w:rPr>
      </w:pPr>
      <w:r w:rsidRPr="00BC5908">
        <w:rPr>
          <w:rFonts w:ascii="나눔고딕코딩" w:eastAsia="나눔고딕코딩" w:hAnsi="나눔고딕코딩" w:cs="나눔고딕코딩"/>
          <w:color w:val="000000"/>
          <w:kern w:val="0"/>
          <w:sz w:val="12"/>
          <w:szCs w:val="14"/>
          <w:highlight w:val="lightGray"/>
        </w:rPr>
        <w:t>./BLE_Bridge/Source/OSAL_BLE_Bridge.c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78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79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/*********************************************************************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80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 GLOBAL VARIABLES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81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*/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82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83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// The order in this table must be identical to the task initialization calls below in osalInitTask.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84 const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darkBlue"/>
          <w:u w:val="single"/>
        </w:rPr>
        <w:t>pTask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EventHandlerFn tasksArr[] =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85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{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86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LL_ProcessEvent,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87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Hal_ProcessEvent,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88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HCI_ProcessEvent,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89 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#if defined ( OSAL_CBTIMER_NUM_TASKS )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90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OSAL_CBTIMER_PROCESS_EVENT( osal_CbTimerProcessEvent ),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91 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#endif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92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L2CAP_ProcessEvent,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93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94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GATT_ProcessEvent,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95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SM_ProcessEvent,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96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GAPRole_ProcessEvent,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97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GAPBondMgr_ProcessEvent,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 98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 GATTServApp_ProcessEvent,</w:t>
      </w:r>
    </w:p>
    <w:p w:rsidR="00BC5908" w:rsidRPr="00FE4DA5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8"/>
          <w:szCs w:val="14"/>
          <w:highlight w:val="black"/>
        </w:rPr>
      </w:pPr>
      <w:r w:rsidRPr="00FE4DA5">
        <w:rPr>
          <w:rFonts w:ascii="나눔고딕코딩" w:eastAsia="나눔고딕코딩" w:hAnsi="나눔고딕코딩" w:cs="나눔고딕코딩"/>
          <w:color w:val="00BF00"/>
          <w:kern w:val="0"/>
          <w:sz w:val="18"/>
          <w:szCs w:val="14"/>
          <w:highlight w:val="black"/>
        </w:rPr>
        <w:t xml:space="preserve"> 99 </w:t>
      </w:r>
      <w:r w:rsidRPr="00FE4DA5">
        <w:rPr>
          <w:rFonts w:ascii="나눔고딕코딩" w:eastAsia="나눔고딕코딩" w:hAnsi="나눔고딕코딩" w:cs="나눔고딕코딩"/>
          <w:color w:val="BFBFBF"/>
          <w:kern w:val="0"/>
          <w:sz w:val="18"/>
          <w:szCs w:val="14"/>
          <w:highlight w:val="black"/>
        </w:rPr>
        <w:t xml:space="preserve">  HeartRate_ProcessEvent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100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};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101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102 const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 uint8 tasksCnt = </w:t>
      </w:r>
      <w:r w:rsidRPr="00BC5908">
        <w:rPr>
          <w:rFonts w:ascii="나눔고딕코딩" w:eastAsia="나눔고딕코딩" w:hAnsi="나눔고딕코딩" w:cs="나눔고딕코딩"/>
          <w:color w:val="BFBF00"/>
          <w:kern w:val="0"/>
          <w:sz w:val="12"/>
          <w:szCs w:val="14"/>
          <w:highlight w:val="black"/>
        </w:rPr>
        <w:t>sizeof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 xml:space="preserve">( tasksArr ) / </w:t>
      </w:r>
      <w:r w:rsidRPr="00BC5908">
        <w:rPr>
          <w:rFonts w:ascii="나눔고딕코딩" w:eastAsia="나눔고딕코딩" w:hAnsi="나눔고딕코딩" w:cs="나눔고딕코딩"/>
          <w:color w:val="BFBF00"/>
          <w:kern w:val="0"/>
          <w:sz w:val="12"/>
          <w:szCs w:val="14"/>
          <w:highlight w:val="black"/>
        </w:rPr>
        <w:t>sizeof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( tasksArr[</w:t>
      </w:r>
      <w:r w:rsidRPr="00BC5908">
        <w:rPr>
          <w:rFonts w:ascii="나눔고딕코딩" w:eastAsia="나눔고딕코딩" w:hAnsi="나눔고딕코딩" w:cs="나눔고딕코딩"/>
          <w:color w:val="BF00BF"/>
          <w:kern w:val="0"/>
          <w:sz w:val="12"/>
          <w:szCs w:val="14"/>
          <w:highlight w:val="black"/>
        </w:rPr>
        <w:t>0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] );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103 </w:t>
      </w:r>
      <w:r w:rsidRPr="00BC5908">
        <w:rPr>
          <w:rFonts w:ascii="나눔고딕코딩" w:eastAsia="나눔고딕코딩" w:hAnsi="나눔고딕코딩" w:cs="나눔고딕코딩"/>
          <w:color w:val="BFBFBF"/>
          <w:kern w:val="0"/>
          <w:sz w:val="12"/>
          <w:szCs w:val="14"/>
          <w:highlight w:val="black"/>
        </w:rPr>
        <w:t>uint16 *tasksEvents;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>104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105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>/*********************************************************************</w:t>
      </w:r>
    </w:p>
    <w:p w:rsidR="00BC5908" w:rsidRPr="00BC5908" w:rsidRDefault="00BC5908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</w:pPr>
      <w:r w:rsidRPr="00BC5908">
        <w:rPr>
          <w:rFonts w:ascii="나눔고딕코딩" w:eastAsia="나눔고딕코딩" w:hAnsi="나눔고딕코딩" w:cs="나눔고딕코딩"/>
          <w:color w:val="00BF00"/>
          <w:kern w:val="0"/>
          <w:sz w:val="12"/>
          <w:szCs w:val="14"/>
          <w:highlight w:val="black"/>
        </w:rPr>
        <w:t xml:space="preserve">106 </w:t>
      </w:r>
      <w:r w:rsidRPr="00BC5908">
        <w:rPr>
          <w:rFonts w:ascii="나눔고딕코딩" w:eastAsia="나눔고딕코딩" w:hAnsi="나눔고딕코딩" w:cs="나눔고딕코딩"/>
          <w:color w:val="BF0000"/>
          <w:kern w:val="0"/>
          <w:sz w:val="12"/>
          <w:szCs w:val="14"/>
          <w:highlight w:val="black"/>
        </w:rPr>
        <w:t xml:space="preserve"> * FUNCTIONS</w:t>
      </w:r>
    </w:p>
    <w:p w:rsidR="00BC5908" w:rsidRDefault="008032A3" w:rsidP="00BC5908">
      <w:pPr>
        <w:wordWrap/>
        <w:adjustRightInd w:val="0"/>
        <w:spacing w:line="120" w:lineRule="atLeast"/>
        <w:jc w:val="left"/>
        <w:rPr>
          <w:rFonts w:ascii="나눔고딕코딩" w:eastAsia="나눔고딕코딩" w:hAnsi="나눔고딕코딩" w:cs="나눔고딕코딩" w:hint="eastAsia"/>
          <w:color w:val="0000BF"/>
          <w:kern w:val="0"/>
          <w:sz w:val="12"/>
          <w:szCs w:val="14"/>
          <w:highlight w:val="lightGray"/>
        </w:rPr>
      </w:pPr>
      <w:ins w:id="43" w:author="shcho" w:date="2014-08-04T00:47:00Z">
        <w:r>
          <w:rPr>
            <w:noProof/>
          </w:rPr>
          <w:lastRenderedPageBreak/>
          <w:drawing>
            <wp:inline distT="0" distB="0" distL="0" distR="0" wp14:anchorId="672239D1" wp14:editId="55E8C074">
              <wp:extent cx="4349262" cy="1233685"/>
              <wp:effectExtent l="0" t="0" r="0" b="5080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4938" cy="1235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C5908" w:rsidRPr="00BC5908">
        <w:rPr>
          <w:rFonts w:ascii="나눔고딕코딩" w:eastAsia="나눔고딕코딩" w:hAnsi="나눔고딕코딩" w:cs="나눔고딕코딩"/>
          <w:color w:val="0000BF"/>
          <w:kern w:val="0"/>
          <w:sz w:val="12"/>
          <w:szCs w:val="14"/>
          <w:highlight w:val="lightGray"/>
        </w:rPr>
        <w:t>./HeartRate/Source/OSAL_heartrate.c</w:t>
      </w:r>
    </w:p>
    <w:p w:rsidR="00514F00" w:rsidDel="008032A3" w:rsidRDefault="00514F00" w:rsidP="00DA21C4">
      <w:pPr>
        <w:wordWrap/>
        <w:adjustRightInd w:val="0"/>
        <w:ind w:firstLineChars="50" w:firstLine="60"/>
        <w:jc w:val="left"/>
        <w:rPr>
          <w:del w:id="44" w:author="shcho" w:date="2014-08-04T00:42:00Z"/>
          <w:rFonts w:ascii="나눔고딕코딩" w:eastAsia="나눔고딕코딩" w:hAnsi="나눔고딕코딩" w:cs="나눔고딕코딩" w:hint="eastAsia"/>
          <w:color w:val="0000BF"/>
          <w:kern w:val="0"/>
          <w:sz w:val="12"/>
          <w:szCs w:val="14"/>
          <w:highlight w:val="lightGray"/>
        </w:rPr>
        <w:pPrChange w:id="45" w:author="shcho" w:date="2014-08-04T04:24:00Z">
          <w:pPr>
            <w:wordWrap/>
            <w:adjustRightInd w:val="0"/>
            <w:ind w:firstLineChars="50" w:firstLine="60"/>
            <w:jc w:val="left"/>
          </w:pPr>
        </w:pPrChange>
      </w:pPr>
    </w:p>
    <w:p w:rsidR="008032A3" w:rsidRDefault="008032A3" w:rsidP="00BC5908">
      <w:pPr>
        <w:wordWrap/>
        <w:adjustRightInd w:val="0"/>
        <w:spacing w:line="120" w:lineRule="atLeast"/>
        <w:jc w:val="left"/>
        <w:rPr>
          <w:ins w:id="46" w:author="shcho" w:date="2014-08-04T00:47:00Z"/>
          <w:rFonts w:ascii="나눔고딕코딩" w:eastAsia="나눔고딕코딩" w:hAnsi="나눔고딕코딩" w:cs="나눔고딕코딩" w:hint="eastAsia"/>
          <w:color w:val="0000BF"/>
          <w:kern w:val="0"/>
          <w:sz w:val="12"/>
          <w:szCs w:val="14"/>
          <w:highlight w:val="lightGray"/>
        </w:rPr>
      </w:pPr>
    </w:p>
    <w:p w:rsidR="00514F00" w:rsidRPr="00514F00" w:rsidDel="006863CB" w:rsidRDefault="00514F00" w:rsidP="00514F00">
      <w:pPr>
        <w:rPr>
          <w:del w:id="47" w:author="shcho" w:date="2014-08-04T00:42:00Z"/>
        </w:rPr>
      </w:pPr>
      <w:del w:id="48" w:author="shcho" w:date="2014-08-04T00:42:00Z">
        <w:r w:rsidRPr="00514F00" w:rsidDel="006863CB">
          <w:rPr>
            <w:rFonts w:hint="eastAsia"/>
          </w:rPr>
          <w:delText>asdfasdfasdf</w:delText>
        </w:r>
      </w:del>
    </w:p>
    <w:p w:rsidR="008032A3" w:rsidRDefault="006863CB" w:rsidP="008032A3">
      <w:pPr>
        <w:wordWrap/>
        <w:adjustRightInd w:val="0"/>
        <w:ind w:firstLineChars="50" w:firstLine="94"/>
        <w:jc w:val="center"/>
        <w:rPr>
          <w:ins w:id="49" w:author="shcho" w:date="2014-08-04T00:50:00Z"/>
          <w:rFonts w:hint="eastAsia"/>
        </w:rPr>
        <w:pPrChange w:id="50" w:author="shcho" w:date="2014-08-04T00:48:00Z">
          <w:pPr>
            <w:wordWrap/>
            <w:adjustRightInd w:val="0"/>
            <w:ind w:firstLineChars="50" w:firstLine="94"/>
            <w:jc w:val="left"/>
          </w:pPr>
        </w:pPrChange>
      </w:pPr>
      <w:ins w:id="51" w:author="shcho" w:date="2014-08-04T00:43:00Z">
        <w:r>
          <w:rPr>
            <w:noProof/>
          </w:rPr>
          <w:drawing>
            <wp:inline distT="0" distB="0" distL="0" distR="0" wp14:anchorId="4E695998" wp14:editId="7E3E7B88">
              <wp:extent cx="2186264" cy="5134708"/>
              <wp:effectExtent l="0" t="0" r="5080" b="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5827" cy="5133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2" w:author="shcho" w:date="2014-08-04T00:48:00Z">
        <w:r w:rsidR="008032A3">
          <w:rPr>
            <w:noProof/>
          </w:rPr>
          <w:drawing>
            <wp:inline distT="0" distB="0" distL="0" distR="0" wp14:anchorId="6CFC2B32" wp14:editId="21121893">
              <wp:extent cx="2866292" cy="3649010"/>
              <wp:effectExtent l="0" t="0" r="0" b="889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68709" cy="36520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032A3">
          <w:rPr>
            <w:noProof/>
          </w:rPr>
          <w:drawing>
            <wp:inline distT="0" distB="0" distL="0" distR="0" wp14:anchorId="5A46688C" wp14:editId="5A259B59">
              <wp:extent cx="3464169" cy="1832382"/>
              <wp:effectExtent l="0" t="0" r="3175" b="0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65637" cy="1833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83D00" w:rsidRDefault="00A83D00" w:rsidP="008032A3">
      <w:pPr>
        <w:wordWrap/>
        <w:adjustRightInd w:val="0"/>
        <w:ind w:firstLineChars="50" w:firstLine="94"/>
        <w:jc w:val="center"/>
        <w:rPr>
          <w:ins w:id="53" w:author="shcho" w:date="2014-08-04T00:48:00Z"/>
          <w:rFonts w:hint="eastAsia"/>
        </w:rPr>
        <w:pPrChange w:id="54" w:author="shcho" w:date="2014-08-04T00:48:00Z">
          <w:pPr>
            <w:wordWrap/>
            <w:adjustRightInd w:val="0"/>
            <w:ind w:firstLineChars="50" w:firstLine="94"/>
            <w:jc w:val="left"/>
          </w:pPr>
        </w:pPrChange>
      </w:pPr>
      <w:ins w:id="55" w:author="shcho" w:date="2014-08-04T00:50:00Z">
        <w:r>
          <w:rPr>
            <w:noProof/>
          </w:rPr>
          <w:drawing>
            <wp:inline distT="0" distB="0" distL="0" distR="0" wp14:anchorId="1A1A5F8C" wp14:editId="524B9083">
              <wp:extent cx="5731510" cy="3789165"/>
              <wp:effectExtent l="0" t="0" r="2540" b="1905"/>
              <wp:docPr id="5" name="그림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789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863CB" w:rsidRDefault="006863CB" w:rsidP="00BC5908">
      <w:pPr>
        <w:wordWrap/>
        <w:adjustRightInd w:val="0"/>
        <w:ind w:firstLineChars="50" w:firstLine="94"/>
        <w:jc w:val="left"/>
        <w:rPr>
          <w:ins w:id="56" w:author="shcho" w:date="2014-08-04T00:50:00Z"/>
          <w:rFonts w:hint="eastAsia"/>
        </w:rPr>
      </w:pPr>
      <w:ins w:id="57" w:author="shcho" w:date="2014-08-04T00:43:00Z">
        <w:r>
          <w:rPr>
            <w:rFonts w:hint="eastAsia"/>
          </w:rPr>
          <w:t xml:space="preserve"> </w:t>
        </w:r>
      </w:ins>
    </w:p>
    <w:p w:rsidR="00A83D00" w:rsidRDefault="00A83D00" w:rsidP="00BC5908">
      <w:pPr>
        <w:wordWrap/>
        <w:adjustRightInd w:val="0"/>
        <w:ind w:firstLineChars="50" w:firstLine="94"/>
        <w:jc w:val="left"/>
        <w:rPr>
          <w:ins w:id="58" w:author="shcho" w:date="2014-08-04T00:50:00Z"/>
          <w:rFonts w:hint="eastAsia"/>
        </w:rPr>
      </w:pPr>
    </w:p>
    <w:p w:rsidR="00A83D00" w:rsidRDefault="00A83D00" w:rsidP="00BC5908">
      <w:pPr>
        <w:wordWrap/>
        <w:adjustRightInd w:val="0"/>
        <w:ind w:firstLineChars="50" w:firstLine="94"/>
        <w:jc w:val="left"/>
        <w:rPr>
          <w:ins w:id="59" w:author="shcho" w:date="2014-08-04T00:51:00Z"/>
          <w:rFonts w:hint="eastAsia"/>
        </w:rPr>
      </w:pPr>
      <w:ins w:id="60" w:author="shcho" w:date="2014-08-04T00:50:00Z">
        <w:r>
          <w:rPr>
            <w:noProof/>
          </w:rPr>
          <w:drawing>
            <wp:inline distT="0" distB="0" distL="0" distR="0" wp14:anchorId="337E63AC" wp14:editId="07A570E9">
              <wp:extent cx="5731510" cy="3506263"/>
              <wp:effectExtent l="0" t="0" r="2540" b="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062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83D00" w:rsidRDefault="00A83D00" w:rsidP="00BC5908">
      <w:pPr>
        <w:wordWrap/>
        <w:adjustRightInd w:val="0"/>
        <w:ind w:firstLineChars="50" w:firstLine="94"/>
        <w:jc w:val="left"/>
        <w:rPr>
          <w:ins w:id="61" w:author="shcho" w:date="2014-08-04T00:42:00Z"/>
          <w:rFonts w:hint="eastAsia"/>
        </w:rPr>
      </w:pPr>
      <w:ins w:id="62" w:author="shcho" w:date="2014-08-04T00:51:00Z">
        <w:r>
          <w:rPr>
            <w:noProof/>
          </w:rPr>
          <w:drawing>
            <wp:inline distT="0" distB="0" distL="0" distR="0" wp14:anchorId="7082F671" wp14:editId="76744D45">
              <wp:extent cx="5731510" cy="4083701"/>
              <wp:effectExtent l="0" t="0" r="2540" b="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837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863CB" w:rsidRDefault="006863CB" w:rsidP="00BC5908">
      <w:pPr>
        <w:wordWrap/>
        <w:adjustRightInd w:val="0"/>
        <w:ind w:firstLineChars="50" w:firstLine="94"/>
        <w:jc w:val="left"/>
        <w:rPr>
          <w:ins w:id="63" w:author="shcho" w:date="2014-08-04T00:51:00Z"/>
          <w:rFonts w:hint="eastAsia"/>
        </w:rPr>
      </w:pPr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64" w:author="shcho" w:date="2014-08-04T00:51:00Z"/>
          <w:rFonts w:hint="eastAsia"/>
        </w:rPr>
      </w:pPr>
      <w:ins w:id="65" w:author="shcho" w:date="2014-08-04T00:51:00Z">
        <w:r>
          <w:rPr>
            <w:noProof/>
          </w:rPr>
          <w:drawing>
            <wp:inline distT="0" distB="0" distL="0" distR="0" wp14:anchorId="714967EB" wp14:editId="562C108F">
              <wp:extent cx="5731510" cy="3467074"/>
              <wp:effectExtent l="0" t="0" r="2540" b="635"/>
              <wp:docPr id="8" name="그림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670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66" w:author="shcho" w:date="2014-08-04T00:51:00Z"/>
          <w:rFonts w:hint="eastAsia"/>
        </w:rPr>
      </w:pPr>
      <w:ins w:id="67" w:author="shcho" w:date="2014-08-04T00:51:00Z">
        <w:r>
          <w:rPr>
            <w:noProof/>
          </w:rPr>
          <w:drawing>
            <wp:inline distT="0" distB="0" distL="0" distR="0" wp14:anchorId="7AE41C76" wp14:editId="496E7BE5">
              <wp:extent cx="5731510" cy="3658736"/>
              <wp:effectExtent l="0" t="0" r="2540" b="0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587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68" w:author="shcho" w:date="2014-08-04T00:52:00Z"/>
          <w:rFonts w:hint="eastAsia"/>
        </w:rPr>
      </w:pPr>
      <w:ins w:id="69" w:author="shcho" w:date="2014-08-04T00:51:00Z">
        <w:r>
          <w:rPr>
            <w:noProof/>
          </w:rPr>
          <w:drawing>
            <wp:inline distT="0" distB="0" distL="0" distR="0" wp14:anchorId="2DCAC36B" wp14:editId="5D6E3A0D">
              <wp:extent cx="5731510" cy="3933677"/>
              <wp:effectExtent l="0" t="0" r="2540" b="0"/>
              <wp:docPr id="10" name="그림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9336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0" w:author="shcho" w:date="2014-08-04T00:52:00Z"/>
          <w:rFonts w:hint="eastAsia"/>
        </w:rPr>
      </w:pPr>
      <w:ins w:id="71" w:author="shcho" w:date="2014-08-04T00:52:00Z">
        <w:r>
          <w:rPr>
            <w:noProof/>
          </w:rPr>
          <w:drawing>
            <wp:inline distT="0" distB="0" distL="0" distR="0" wp14:anchorId="05B9113F" wp14:editId="0AE32841">
              <wp:extent cx="5731510" cy="3674045"/>
              <wp:effectExtent l="0" t="0" r="2540" b="3175"/>
              <wp:docPr id="11" name="그림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74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2" w:author="shcho" w:date="2014-08-04T00:52:00Z"/>
          <w:rFonts w:hint="eastAsia"/>
        </w:rPr>
      </w:pPr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3" w:author="shcho" w:date="2014-08-04T00:52:00Z"/>
          <w:rFonts w:hint="eastAsia"/>
        </w:rPr>
      </w:pPr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4" w:author="shcho" w:date="2014-08-04T00:52:00Z"/>
          <w:rFonts w:hint="eastAsia"/>
        </w:rPr>
      </w:pPr>
      <w:ins w:id="75" w:author="shcho" w:date="2014-08-04T00:52:00Z">
        <w:r>
          <w:rPr>
            <w:noProof/>
          </w:rPr>
          <w:drawing>
            <wp:inline distT="0" distB="0" distL="0" distR="0" wp14:anchorId="5CD51F9C" wp14:editId="46DB7E35">
              <wp:extent cx="5731510" cy="3446866"/>
              <wp:effectExtent l="0" t="0" r="2540" b="1270"/>
              <wp:docPr id="12" name="그림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468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6" w:author="shcho" w:date="2014-08-04T00:52:00Z"/>
          <w:rFonts w:hint="eastAsia"/>
        </w:rPr>
      </w:pPr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7" w:author="shcho" w:date="2014-08-04T00:53:00Z"/>
          <w:rFonts w:hint="eastAsia"/>
        </w:rPr>
      </w:pPr>
      <w:ins w:id="78" w:author="shcho" w:date="2014-08-04T00:53:00Z">
        <w:r>
          <w:rPr>
            <w:noProof/>
          </w:rPr>
          <w:drawing>
            <wp:inline distT="0" distB="0" distL="0" distR="0" wp14:anchorId="3DE8439D" wp14:editId="22B6E55F">
              <wp:extent cx="5731510" cy="3355015"/>
              <wp:effectExtent l="0" t="0" r="2540" b="0"/>
              <wp:docPr id="13" name="그림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5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Default="00427EA2" w:rsidP="00BC5908">
      <w:pPr>
        <w:wordWrap/>
        <w:adjustRightInd w:val="0"/>
        <w:ind w:firstLineChars="50" w:firstLine="94"/>
        <w:jc w:val="left"/>
        <w:rPr>
          <w:ins w:id="79" w:author="shcho" w:date="2014-08-04T00:53:00Z"/>
          <w:rFonts w:hint="eastAsia"/>
        </w:rPr>
      </w:pPr>
      <w:ins w:id="80" w:author="shcho" w:date="2014-08-04T00:53:00Z">
        <w:r>
          <w:rPr>
            <w:noProof/>
          </w:rPr>
          <w:drawing>
            <wp:inline distT="0" distB="0" distL="0" distR="0" wp14:anchorId="2A5B3FBC" wp14:editId="2B30AD00">
              <wp:extent cx="5731510" cy="3662410"/>
              <wp:effectExtent l="0" t="0" r="2540" b="0"/>
              <wp:docPr id="14" name="그림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62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27EA2" w:rsidRPr="00BC5908" w:rsidRDefault="00427EA2" w:rsidP="00BC5908">
      <w:pPr>
        <w:wordWrap/>
        <w:adjustRightInd w:val="0"/>
        <w:ind w:firstLineChars="50" w:firstLine="94"/>
        <w:jc w:val="left"/>
      </w:pPr>
      <w:ins w:id="81" w:author="shcho" w:date="2014-08-04T00:53:00Z">
        <w:r>
          <w:rPr>
            <w:noProof/>
          </w:rPr>
          <w:drawing>
            <wp:inline distT="0" distB="0" distL="0" distR="0" wp14:anchorId="16F71CA4" wp14:editId="5CE8A557">
              <wp:extent cx="5731510" cy="3590767"/>
              <wp:effectExtent l="0" t="0" r="2540" b="0"/>
              <wp:docPr id="15" name="그림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90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427EA2" w:rsidRPr="00BC59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">
    <w:panose1 w:val="020D03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revisionView w:markup="0" w:comments="0" w:inkAnnotations="0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587"/>
    <w:rsid w:val="001B1E94"/>
    <w:rsid w:val="002D1E3A"/>
    <w:rsid w:val="00332587"/>
    <w:rsid w:val="00427EA2"/>
    <w:rsid w:val="00514F00"/>
    <w:rsid w:val="00516E06"/>
    <w:rsid w:val="006863CB"/>
    <w:rsid w:val="00792AD9"/>
    <w:rsid w:val="008032A3"/>
    <w:rsid w:val="00A83D00"/>
    <w:rsid w:val="00BC5908"/>
    <w:rsid w:val="00DA21C4"/>
    <w:rsid w:val="00E010A3"/>
    <w:rsid w:val="00F359BE"/>
    <w:rsid w:val="00F44C58"/>
    <w:rsid w:val="00FE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0A3"/>
    <w:pPr>
      <w:widowControl w:val="0"/>
      <w:wordWrap w:val="0"/>
      <w:autoSpaceDE w:val="0"/>
      <w:autoSpaceDN w:val="0"/>
      <w:spacing w:line="240" w:lineRule="auto"/>
      <w:jc w:val="both"/>
    </w:pPr>
    <w:rPr>
      <w:rFonts w:ascii="바탕" w:eastAsia="나눔고딕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C590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E9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5908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Book Title"/>
    <w:basedOn w:val="a0"/>
    <w:uiPriority w:val="33"/>
    <w:qFormat/>
    <w:rsid w:val="00332587"/>
    <w:rPr>
      <w:b/>
      <w:bCs/>
      <w:smallCaps/>
      <w:spacing w:val="5"/>
    </w:rPr>
  </w:style>
  <w:style w:type="paragraph" w:styleId="a4">
    <w:name w:val="Balloon Text"/>
    <w:basedOn w:val="a"/>
    <w:link w:val="Char"/>
    <w:uiPriority w:val="99"/>
    <w:semiHidden/>
    <w:unhideWhenUsed/>
    <w:rsid w:val="006863C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863CB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1B1E94"/>
    <w:rPr>
      <w:rFonts w:asciiTheme="majorHAnsi" w:eastAsiaTheme="majorEastAsia" w:hAnsiTheme="majorHAnsi" w:cstheme="majorBidi"/>
      <w:szCs w:val="24"/>
    </w:rPr>
  </w:style>
  <w:style w:type="character" w:customStyle="1" w:styleId="mw-headline">
    <w:name w:val="mw-headline"/>
    <w:basedOn w:val="a0"/>
    <w:rsid w:val="001B1E94"/>
  </w:style>
  <w:style w:type="paragraph" w:styleId="a5">
    <w:name w:val="Normal (Web)"/>
    <w:basedOn w:val="a"/>
    <w:uiPriority w:val="99"/>
    <w:semiHidden/>
    <w:unhideWhenUsed/>
    <w:rsid w:val="001B1E9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6">
    <w:name w:val="Hyperlink"/>
    <w:basedOn w:val="a0"/>
    <w:uiPriority w:val="99"/>
    <w:semiHidden/>
    <w:unhideWhenUsed/>
    <w:rsid w:val="001B1E9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0A3"/>
    <w:pPr>
      <w:widowControl w:val="0"/>
      <w:wordWrap w:val="0"/>
      <w:autoSpaceDE w:val="0"/>
      <w:autoSpaceDN w:val="0"/>
      <w:spacing w:line="240" w:lineRule="auto"/>
      <w:jc w:val="both"/>
    </w:pPr>
    <w:rPr>
      <w:rFonts w:ascii="바탕" w:eastAsia="나눔고딕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C590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E9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5908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Book Title"/>
    <w:basedOn w:val="a0"/>
    <w:uiPriority w:val="33"/>
    <w:qFormat/>
    <w:rsid w:val="00332587"/>
    <w:rPr>
      <w:b/>
      <w:bCs/>
      <w:smallCaps/>
      <w:spacing w:val="5"/>
    </w:rPr>
  </w:style>
  <w:style w:type="paragraph" w:styleId="a4">
    <w:name w:val="Balloon Text"/>
    <w:basedOn w:val="a"/>
    <w:link w:val="Char"/>
    <w:uiPriority w:val="99"/>
    <w:semiHidden/>
    <w:unhideWhenUsed/>
    <w:rsid w:val="006863C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863CB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1B1E94"/>
    <w:rPr>
      <w:rFonts w:asciiTheme="majorHAnsi" w:eastAsiaTheme="majorEastAsia" w:hAnsiTheme="majorHAnsi" w:cstheme="majorBidi"/>
      <w:szCs w:val="24"/>
    </w:rPr>
  </w:style>
  <w:style w:type="character" w:customStyle="1" w:styleId="mw-headline">
    <w:name w:val="mw-headline"/>
    <w:basedOn w:val="a0"/>
    <w:rsid w:val="001B1E94"/>
  </w:style>
  <w:style w:type="paragraph" w:styleId="a5">
    <w:name w:val="Normal (Web)"/>
    <w:basedOn w:val="a"/>
    <w:uiPriority w:val="99"/>
    <w:semiHidden/>
    <w:unhideWhenUsed/>
    <w:rsid w:val="001B1E9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6">
    <w:name w:val="Hyperlink"/>
    <w:basedOn w:val="a0"/>
    <w:uiPriority w:val="99"/>
    <w:semiHidden/>
    <w:unhideWhenUsed/>
    <w:rsid w:val="001B1E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4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0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54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9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shcho</dc:creator>
  <cp:lastModifiedBy>shcho</cp:lastModifiedBy>
  <cp:revision>9</cp:revision>
  <dcterms:created xsi:type="dcterms:W3CDTF">2014-08-03T12:06:00Z</dcterms:created>
  <dcterms:modified xsi:type="dcterms:W3CDTF">2014-08-03T19:30:00Z</dcterms:modified>
</cp:coreProperties>
</file>